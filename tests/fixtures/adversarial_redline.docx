
<file path=word/document.xml><?xml version="1.0" encoding="utf-8"?>
<w:document xmlns:w="http://schemas.openxmlformats.org/wordprocessingml/2006/main">
  <w:body>
    <w:p>
      <w:pPr>
        <w:pStyle w:val="Heading1"/>
      </w:pPr>
      <w:r>
        <w:t>Article 5: Executive Severance Provisions</w:t>
      </w:r>
    </w:p>
    <w:p>
      <w:r>
        <w:t>Section 5.1 Lump Sum Severance.</w:t>
      </w:r>
      <w:r>
        <w:t> Upon termination without Cause, the Executive shall receive a cash lump sum equal to </w:t>
      </w:r>
      <w:del w:id="1" w:author="Outside Counsel" w:date="2026-09-22T10:00:00Z">
        <w:r>
          <w:delText>six (6) months</w:delText>
        </w:r>
      </w:del>
      <w:ins w:id="2" w:author="Compensation Committee" w:date="2026-09-22T10:05:00Z">
        <w:r>
          <w:t>twelve (12) months</w:t>
        </w:r>
      </w:ins>
      <w:r>
        <w:t> of the Executive's then-current Base Salary.</w:t>
      </w:r>
    </w:p>
  </w:body>
</w:document>
</file>